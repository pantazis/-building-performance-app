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03F67" w:rsidR="00582698" w:rsidP="00BA1597" w:rsidRDefault="00DD7ACD" w14:paraId="42107922" w14:textId="0DD9869A">
      <w:pPr>
        <w:pStyle w:val="1"/>
        <w:rPr>
          <w:rFonts w:asciiTheme="majorBidi" w:hAnsiTheme="majorBidi"/>
          <w:lang w:val="en-US"/>
        </w:rPr>
      </w:pPr>
      <w:r w:rsidRPr="00D03F67">
        <w:rPr>
          <w:rFonts w:asciiTheme="majorBidi" w:hAnsiTheme="majorBidi"/>
          <w:lang w:val="en-US"/>
        </w:rPr>
        <w:t xml:space="preserve">Methodology Selection </w:t>
      </w:r>
      <w:r w:rsidRPr="00D03F67" w:rsidR="00DE1E94">
        <w:rPr>
          <w:rFonts w:asciiTheme="majorBidi" w:hAnsiTheme="majorBidi"/>
          <w:lang w:val="en-US"/>
        </w:rPr>
        <w:t>Tab</w:t>
      </w:r>
    </w:p>
    <w:p w:rsidRPr="00D03F67" w:rsidR="003400FB" w:rsidP="00DD7ACD" w:rsidRDefault="003400FB" w14:paraId="7AA91187" w14:textId="1EF1F114">
      <w:pPr>
        <w:pStyle w:val="a6"/>
        <w:numPr>
          <w:ilvl w:val="0"/>
          <w:numId w:val="1"/>
        </w:numPr>
        <w:ind w:left="36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Preferred weightings (Drop-down list: Default, User-defined)</w:t>
      </w:r>
      <w:r w:rsidRPr="00D03F67" w:rsidR="0084180F">
        <w:rPr>
          <w:rFonts w:asciiTheme="majorBidi" w:hAnsiTheme="majorBidi" w:cstheme="majorBidi"/>
          <w:lang w:val="en-US"/>
        </w:rPr>
        <w:t xml:space="preserve"> --- If "Non-EU" is selected, "Preferred weightings" is forced to "User-defined"</w:t>
      </w:r>
      <w:r w:rsidRPr="00D03F67" w:rsidR="00F62C21">
        <w:rPr>
          <w:rFonts w:asciiTheme="majorBidi" w:hAnsiTheme="majorBidi" w:cstheme="majorBidi"/>
          <w:lang w:val="en-US"/>
        </w:rPr>
        <w:t xml:space="preserve"> </w:t>
      </w:r>
      <w:r w:rsidRPr="00D03F67" w:rsidR="00F62C21">
        <w:rPr>
          <w:rFonts w:asciiTheme="majorBidi" w:hAnsiTheme="majorBidi" w:cstheme="majorBidi"/>
          <w:color w:val="EE0000"/>
          <w:lang w:val="en-US"/>
        </w:rPr>
        <w:t>[JSON HasDefaultWeightings true=Default False=User-defined]</w:t>
      </w:r>
    </w:p>
    <w:p w:rsidRPr="00D03F67" w:rsidR="00582698" w:rsidP="00DD7ACD" w:rsidRDefault="003400FB" w14:paraId="66EC1573" w14:textId="479BE8FB">
      <w:pPr>
        <w:pStyle w:val="a6"/>
        <w:numPr>
          <w:ilvl w:val="0"/>
          <w:numId w:val="1"/>
        </w:numPr>
        <w:ind w:left="36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Preferred Service Catalogue</w:t>
      </w:r>
      <w:r w:rsidRPr="00D03F67" w:rsidR="00163DAE">
        <w:rPr>
          <w:rFonts w:asciiTheme="majorBidi" w:hAnsiTheme="majorBidi" w:cstheme="majorBidi"/>
          <w:lang w:val="en-US"/>
        </w:rPr>
        <w:t xml:space="preserve"> (</w:t>
      </w:r>
      <w:r w:rsidRPr="00D03F67">
        <w:rPr>
          <w:rFonts w:asciiTheme="majorBidi" w:hAnsiTheme="majorBidi" w:cstheme="majorBidi"/>
          <w:lang w:val="en-US"/>
        </w:rPr>
        <w:t>Drop-down list</w:t>
      </w:r>
      <w:r w:rsidRPr="00D03F67" w:rsidR="00163DAE">
        <w:rPr>
          <w:rFonts w:asciiTheme="majorBidi" w:hAnsiTheme="majorBidi" w:cstheme="majorBidi"/>
          <w:lang w:val="en-US"/>
        </w:rPr>
        <w:t>:</w:t>
      </w:r>
      <w:r w:rsidRPr="00D03F67">
        <w:rPr>
          <w:rFonts w:asciiTheme="majorBidi" w:hAnsiTheme="majorBidi" w:cstheme="majorBidi"/>
          <w:lang w:val="en-US"/>
        </w:rPr>
        <w:t xml:space="preserve"> Method</w:t>
      </w:r>
      <w:r w:rsidRPr="00D03F67" w:rsidR="00163DAE">
        <w:rPr>
          <w:rFonts w:asciiTheme="majorBidi" w:hAnsiTheme="majorBidi" w:cstheme="majorBidi"/>
          <w:lang w:val="en-US"/>
        </w:rPr>
        <w:t xml:space="preserve"> </w:t>
      </w:r>
      <w:r w:rsidRPr="00D03F67" w:rsidR="00582698">
        <w:rPr>
          <w:rFonts w:asciiTheme="majorBidi" w:hAnsiTheme="majorBidi" w:cstheme="majorBidi"/>
          <w:lang w:val="en-US"/>
        </w:rPr>
        <w:t>A</w:t>
      </w:r>
      <w:r w:rsidRPr="00D03F67" w:rsidR="00163DAE">
        <w:rPr>
          <w:rFonts w:asciiTheme="majorBidi" w:hAnsiTheme="majorBidi" w:cstheme="majorBidi"/>
          <w:lang w:val="en-US"/>
        </w:rPr>
        <w:t xml:space="preserve">, </w:t>
      </w:r>
      <w:r w:rsidRPr="00D03F67">
        <w:rPr>
          <w:rFonts w:asciiTheme="majorBidi" w:hAnsiTheme="majorBidi" w:cstheme="majorBidi"/>
          <w:lang w:val="en-US"/>
        </w:rPr>
        <w:t xml:space="preserve">Method </w:t>
      </w:r>
      <w:r w:rsidRPr="00D03F67" w:rsidR="00582698">
        <w:rPr>
          <w:rFonts w:asciiTheme="majorBidi" w:hAnsiTheme="majorBidi" w:cstheme="majorBidi"/>
          <w:lang w:val="en-US"/>
        </w:rPr>
        <w:t>B</w:t>
      </w:r>
      <w:r w:rsidRPr="00D03F67" w:rsidR="00163DAE">
        <w:rPr>
          <w:rFonts w:asciiTheme="majorBidi" w:hAnsiTheme="majorBidi" w:cstheme="majorBidi"/>
          <w:lang w:val="en-US"/>
        </w:rPr>
        <w:t>)</w:t>
      </w:r>
      <w:r w:rsidRPr="00D03F67" w:rsidR="00F62C21">
        <w:rPr>
          <w:rFonts w:asciiTheme="majorBidi" w:hAnsiTheme="majorBidi" w:cstheme="majorBidi"/>
          <w:lang w:val="en-US"/>
        </w:rPr>
        <w:t xml:space="preserve"> </w:t>
      </w:r>
      <w:r w:rsidRPr="00D03F67" w:rsidR="00F62C21">
        <w:rPr>
          <w:rFonts w:asciiTheme="majorBidi" w:hAnsiTheme="majorBidi" w:cstheme="majorBidi"/>
          <w:color w:val="EE0000"/>
          <w:lang w:val="en-US"/>
        </w:rPr>
        <w:t>[JSON Method]</w:t>
      </w:r>
      <w:r w:rsidRPr="00D03F67" w:rsidR="003B682A">
        <w:rPr>
          <w:rFonts w:asciiTheme="majorBidi" w:hAnsiTheme="majorBidi" w:cstheme="majorBidi"/>
          <w:color w:val="EE0000"/>
          <w:lang w:val="en-US"/>
        </w:rPr>
        <w:t>+ [Every service defined in the “MethodAServiceEnum” or “MethodBServiceEnum” enumeration (depending on what method you have declared in the “Method” field) must appear exactly once in the collection of “Services”.]</w:t>
      </w:r>
    </w:p>
    <w:p w:rsidRPr="00D03F67" w:rsidR="003400FB" w:rsidP="00DD7ACD" w:rsidRDefault="003400FB" w14:paraId="4536BE76" w14:textId="53F06AC1">
      <w:pPr>
        <w:pStyle w:val="a6"/>
        <w:numPr>
          <w:ilvl w:val="0"/>
          <w:numId w:val="1"/>
        </w:numPr>
        <w:ind w:left="36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Domains Present</w:t>
      </w:r>
      <w:r w:rsidRPr="00D03F67" w:rsidR="00F525D4">
        <w:rPr>
          <w:rFonts w:asciiTheme="majorBidi" w:hAnsiTheme="majorBidi" w:cstheme="majorBidi"/>
          <w:lang w:val="en-US"/>
        </w:rPr>
        <w:t xml:space="preserve"> </w:t>
      </w:r>
      <w:r w:rsidRPr="00D03F67" w:rsidR="00F525D4">
        <w:rPr>
          <w:rFonts w:asciiTheme="majorBidi" w:hAnsiTheme="majorBidi" w:cstheme="majorBidi"/>
          <w:color w:val="EE0000"/>
          <w:lang w:val="en-US"/>
        </w:rPr>
        <w:t>[JSON Presence]</w:t>
      </w:r>
    </w:p>
    <w:p w:rsidRPr="00D03F67" w:rsidR="003400FB" w:rsidP="00DD7ACD" w:rsidRDefault="003400FB" w14:paraId="2B573C50" w14:textId="43B5A10F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Are the following technical building systems present in the building?</w:t>
      </w:r>
    </w:p>
    <w:p w:rsidRPr="00D03F67" w:rsidR="003400FB" w:rsidP="00DD7ACD" w:rsidRDefault="003400FB" w14:paraId="0B63E1D9" w14:textId="3E672042">
      <w:pPr>
        <w:pStyle w:val="a6"/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If not, are they mandatory for the new constructions in your country of residence?</w:t>
      </w:r>
    </w:p>
    <w:p w:rsidRPr="00D03F67" w:rsidR="003400FB" w:rsidP="00DD7ACD" w:rsidRDefault="003400FB" w14:paraId="51D046B8" w14:textId="5C59A098">
      <w:pPr>
        <w:pStyle w:val="a6"/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1- This domain is present</w:t>
      </w:r>
    </w:p>
    <w:p w:rsidRPr="00D03F67" w:rsidR="003400FB" w:rsidP="00DD7ACD" w:rsidRDefault="003400FB" w14:paraId="511FAEB2" w14:textId="03C867A8">
      <w:pPr>
        <w:pStyle w:val="a6"/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2- This domain is absent but mandatory</w:t>
      </w:r>
    </w:p>
    <w:p w:rsidRPr="00D03F67" w:rsidR="003400FB" w:rsidP="00DD7ACD" w:rsidRDefault="003400FB" w14:paraId="5B9236E4" w14:textId="6B14D77C">
      <w:pPr>
        <w:pStyle w:val="a6"/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0- This domain is absent and not mandarory</w:t>
      </w:r>
    </w:p>
    <w:p w:rsidRPr="00D03F67" w:rsidR="003400FB" w:rsidP="00DD7ACD" w:rsidRDefault="003400FB" w14:paraId="04525E2C" w14:textId="348EF784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Heating (Drop-down list 0,1,2)</w:t>
      </w:r>
    </w:p>
    <w:p w:rsidRPr="00D03F67" w:rsidR="003400FB" w:rsidP="00DD7ACD" w:rsidRDefault="003400FB" w14:paraId="2895D1D9" w14:textId="62DF2041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Domestic Hot Water (Drop-down list 0,1,2)</w:t>
      </w:r>
    </w:p>
    <w:p w:rsidRPr="00D03F67" w:rsidR="003400FB" w:rsidP="00DD7ACD" w:rsidRDefault="003400FB" w14:paraId="60FDCA44" w14:textId="6938C5EC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Cooling (Drop-down list 0,1,2)</w:t>
      </w:r>
    </w:p>
    <w:p w:rsidRPr="00D03F67" w:rsidR="003400FB" w:rsidP="00DD7ACD" w:rsidRDefault="003400FB" w14:paraId="60669CC6" w14:textId="09C8624C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Ventilation (Drop-down list 0,1,2)</w:t>
      </w:r>
    </w:p>
    <w:p w:rsidRPr="00D03F67" w:rsidR="003400FB" w:rsidP="00DD7ACD" w:rsidRDefault="003400FB" w14:paraId="4342AFB1" w14:textId="1624BED7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Lighting (Drop-down list 0,1,2)</w:t>
      </w:r>
    </w:p>
    <w:p w:rsidRPr="00D03F67" w:rsidR="003400FB" w:rsidP="1AA7D095" w:rsidRDefault="003400FB" w14:paraId="79C8E1CB" w14:textId="55176A66">
      <w:pPr>
        <w:pStyle w:val="a6"/>
        <w:numPr>
          <w:ilvl w:val="1"/>
          <w:numId w:val="1"/>
        </w:numPr>
        <w:ind w:left="1080"/>
        <w:rPr>
          <w:rFonts w:ascii="Times New Roman" w:hAnsi="Times New Roman" w:cs="Times New Roman" w:asciiTheme="majorBidi" w:hAnsiTheme="majorBidi" w:cstheme="majorBidi"/>
          <w:lang w:val="en-US"/>
        </w:rPr>
      </w:pPr>
      <w:r w:rsidRPr="1AA7D095" w:rsidR="1597E927">
        <w:rPr>
          <w:rFonts w:ascii="Times New Roman" w:hAnsi="Times New Roman" w:cs="Times New Roman" w:asciiTheme="majorBidi" w:hAnsiTheme="majorBidi" w:cstheme="majorBidi"/>
          <w:lang w:val="en-US"/>
        </w:rPr>
        <w:t xml:space="preserve">Dynamic Building </w:t>
      </w:r>
      <w:r w:rsidRPr="1AA7D095" w:rsidR="1597E927">
        <w:rPr>
          <w:rFonts w:ascii="Times New Roman" w:hAnsi="Times New Roman" w:cs="Times New Roman" w:asciiTheme="majorBidi" w:hAnsiTheme="majorBidi" w:cstheme="majorBidi"/>
          <w:lang w:val="en-US"/>
        </w:rPr>
        <w:t>Envelop</w:t>
      </w:r>
      <w:del w:author="kostas.panagopoulos@eurodyn.com" w:date="2026-05-18T12:14:42.406Z" w16du:dateUtc="2026-05-18T12:14:42.406Z" w:id="1079128815">
        <w:r w:rsidRPr="1AA7D095" w:rsidDel="1597E927">
          <w:rPr>
            <w:rFonts w:ascii="Times New Roman" w:hAnsi="Times New Roman" w:cs="Times New Roman" w:asciiTheme="majorBidi" w:hAnsiTheme="majorBidi" w:cstheme="majorBidi"/>
            <w:lang w:val="en-US"/>
          </w:rPr>
          <w:delText>r</w:delText>
        </w:r>
      </w:del>
      <w:r w:rsidRPr="1AA7D095" w:rsidR="1597E927">
        <w:rPr>
          <w:rFonts w:ascii="Times New Roman" w:hAnsi="Times New Roman" w:cs="Times New Roman" w:asciiTheme="majorBidi" w:hAnsiTheme="majorBidi" w:cstheme="majorBidi"/>
          <w:lang w:val="en-US"/>
        </w:rPr>
        <w:t xml:space="preserve"> (Drop-down list 0,1,2)</w:t>
      </w:r>
    </w:p>
    <w:p w:rsidRPr="00D03F67" w:rsidR="003400FB" w:rsidP="00DD7ACD" w:rsidRDefault="003400FB" w14:paraId="4AED3718" w14:textId="78BDA3F8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Electricity (Drop-down list 0,1,2)</w:t>
      </w:r>
    </w:p>
    <w:p w:rsidRPr="00D03F67" w:rsidR="003400FB" w:rsidP="00DD7ACD" w:rsidRDefault="003400FB" w14:paraId="55F506ED" w14:textId="68CE684A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Electric Vehicle Charging (Drop-down list 0,1,2)</w:t>
      </w:r>
    </w:p>
    <w:p w:rsidRPr="00D03F67" w:rsidR="00DD7ACD" w:rsidP="00DD7ACD" w:rsidRDefault="003400FB" w14:paraId="5EB1302A" w14:textId="77777777">
      <w:pPr>
        <w:pStyle w:val="a6"/>
        <w:numPr>
          <w:ilvl w:val="1"/>
          <w:numId w:val="1"/>
        </w:numPr>
        <w:ind w:left="1080"/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Monitoring and Control (Drop-down list 0,1,2)</w:t>
      </w:r>
    </w:p>
    <w:p w:rsidRPr="00D03F67" w:rsidR="003400FB" w:rsidP="1AA7D095" w:rsidRDefault="003400FB" w14:paraId="49628CCA" w14:textId="729BCFFB">
      <w:pPr>
        <w:pStyle w:val="a6"/>
        <w:numPr>
          <w:ilvl w:val="0"/>
          <w:numId w:val="1"/>
        </w:numPr>
        <w:rPr>
          <w:rFonts w:ascii="Times New Roman" w:hAnsi="Times New Roman" w:cs="Times New Roman" w:asciiTheme="majorBidi" w:hAnsiTheme="majorBidi" w:cstheme="majorBidi"/>
          <w:lang w:val="en-US"/>
        </w:rPr>
      </w:pPr>
      <w:r w:rsidRPr="1AA7D095" w:rsidR="1597E927">
        <w:rPr>
          <w:rFonts w:ascii="Times New Roman" w:hAnsi="Times New Roman" w:cs="Times New Roman" w:asciiTheme="majorBidi" w:hAnsiTheme="majorBidi" w:cstheme="majorBidi"/>
          <w:lang w:val="en-US"/>
        </w:rPr>
        <w:t>Asses</w:t>
      </w:r>
      <w:ins w:author="kostas.panagopoulos@eurodyn.com" w:date="2026-05-18T12:14:53.076Z" w16du:dateUtc="2026-05-18T12:14:53.076Z" w:id="1933576311">
        <w:r w:rsidRPr="1AA7D095" w:rsidR="0A493B7A">
          <w:rPr>
            <w:rFonts w:ascii="Times New Roman" w:hAnsi="Times New Roman" w:cs="Times New Roman" w:asciiTheme="majorBidi" w:hAnsiTheme="majorBidi" w:cstheme="majorBidi"/>
            <w:lang w:val="en-US"/>
          </w:rPr>
          <w:t>s</w:t>
        </w:r>
      </w:ins>
      <w:r w:rsidRPr="1AA7D095" w:rsidR="1597E927">
        <w:rPr>
          <w:rFonts w:ascii="Times New Roman" w:hAnsi="Times New Roman" w:cs="Times New Roman" w:asciiTheme="majorBidi" w:hAnsiTheme="majorBidi" w:cstheme="majorBidi"/>
          <w:lang w:val="en-US"/>
        </w:rPr>
        <w:t>ment</w:t>
      </w:r>
      <w:r w:rsidRPr="1AA7D095" w:rsidR="1597E927">
        <w:rPr>
          <w:rFonts w:ascii="Times New Roman" w:hAnsi="Times New Roman" w:cs="Times New Roman" w:asciiTheme="majorBidi" w:hAnsiTheme="majorBidi" w:cstheme="majorBidi"/>
          <w:lang w:val="en-US"/>
        </w:rPr>
        <w:t xml:space="preserve"> Date</w:t>
      </w:r>
    </w:p>
    <w:p w:rsidRPr="00D03F67" w:rsidR="003400FB" w:rsidP="00DD7ACD" w:rsidRDefault="003400FB" w14:paraId="6DD142C3" w14:textId="03B58B82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Date (Input Field(Date))</w:t>
      </w:r>
    </w:p>
    <w:p w:rsidRPr="00D03F67" w:rsidR="0090286A" w:rsidP="006323BB" w:rsidRDefault="0090286A" w14:paraId="357C21E5" w14:textId="77777777">
      <w:pPr>
        <w:rPr>
          <w:rFonts w:asciiTheme="majorBidi" w:hAnsiTheme="majorBidi" w:cstheme="majorBidi"/>
        </w:rPr>
      </w:pPr>
    </w:p>
    <w:p w:rsidRPr="00D03F67" w:rsidR="006323BB" w:rsidP="00BA1597" w:rsidRDefault="006323BB" w14:paraId="1A48BCBA" w14:textId="133B3F8F">
      <w:pPr>
        <w:pStyle w:val="1"/>
        <w:rPr>
          <w:rFonts w:asciiTheme="majorBidi" w:hAnsiTheme="majorBidi"/>
          <w:lang w:val="en-US"/>
        </w:rPr>
      </w:pPr>
      <w:r w:rsidRPr="00D03F67">
        <w:rPr>
          <w:rFonts w:asciiTheme="majorBidi" w:hAnsiTheme="majorBidi"/>
          <w:lang w:val="en-US"/>
        </w:rPr>
        <w:t xml:space="preserve">Weighting Setting Section </w:t>
      </w:r>
      <w:r w:rsidR="00982DDB">
        <w:rPr>
          <w:rFonts w:asciiTheme="majorBidi" w:hAnsiTheme="majorBidi"/>
          <w:lang w:val="en-US"/>
        </w:rPr>
        <w:t xml:space="preserve">Tab </w:t>
      </w:r>
      <w:r w:rsidRPr="00D03F67">
        <w:rPr>
          <w:rFonts w:asciiTheme="majorBidi" w:hAnsiTheme="majorBidi"/>
          <w:lang w:val="en-US"/>
        </w:rPr>
        <w:t>(</w:t>
      </w:r>
      <w:r w:rsidRPr="00D03F67" w:rsidR="007470CC">
        <w:rPr>
          <w:rFonts w:asciiTheme="majorBidi" w:hAnsiTheme="majorBidi"/>
          <w:lang w:val="en-US"/>
        </w:rPr>
        <w:t>optional)</w:t>
      </w:r>
    </w:p>
    <w:p w:rsidRPr="00D03F67" w:rsidR="006323BB" w:rsidP="006323BB" w:rsidRDefault="006323BB" w14:paraId="737CEF14" w14:textId="77777777">
      <w:pPr>
        <w:rPr>
          <w:rFonts w:asciiTheme="majorBidi" w:hAnsiTheme="majorBidi" w:cstheme="majorBidi"/>
          <w:lang w:val="en-US"/>
        </w:rPr>
      </w:pPr>
    </w:p>
    <w:p w:rsidRPr="00D03F67" w:rsidR="00394B78" w:rsidP="00394B78" w:rsidRDefault="006323BB" w14:paraId="0C5548A3" w14:textId="77777777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Before navigating to the domain-specific dashboard, if "User-defined" or "Non-EU" is selected, the system will display an intermediate Weighting Settings </w:t>
      </w:r>
      <w:r w:rsidRPr="00D03F67" w:rsidR="007E5EED">
        <w:rPr>
          <w:rFonts w:asciiTheme="majorBidi" w:hAnsiTheme="majorBidi" w:cstheme="majorBidi"/>
          <w:color w:val="156082" w:themeColor="accent1"/>
          <w:lang w:val="en-US"/>
        </w:rPr>
        <w:t>section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.</w:t>
      </w:r>
    </w:p>
    <w:p w:rsidRPr="00D03F67" w:rsidR="00394B78" w:rsidP="00394B78" w:rsidRDefault="00394B78" w14:paraId="575C21A7" w14:textId="0E461317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This section is organized into </w:t>
      </w:r>
      <w:r w:rsidRPr="00D03F67" w:rsidR="0000465C">
        <w:rPr>
          <w:rFonts w:asciiTheme="majorBidi" w:hAnsiTheme="majorBidi" w:cstheme="majorBidi"/>
          <w:color w:val="156082" w:themeColor="accent1"/>
          <w:lang w:val="en-US"/>
        </w:rPr>
        <w:t>two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hierarchical levels to ensure full alignment with the SRI framework: </w:t>
      </w:r>
    </w:p>
    <w:p w:rsidRPr="00D03F67" w:rsidR="0000465C" w:rsidP="0000465C" w:rsidRDefault="00394B78" w14:paraId="7824CC8F" w14:textId="04291162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Level </w:t>
      </w:r>
      <w:r w:rsidRPr="00D03F67" w:rsidR="0000465C">
        <w:rPr>
          <w:rFonts w:asciiTheme="majorBidi" w:hAnsiTheme="majorBidi" w:cstheme="majorBidi"/>
          <w:color w:val="156082" w:themeColor="accent1"/>
          <w:lang w:val="en-US"/>
        </w:rPr>
        <w:t>1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: Impact Weighting  </w:t>
      </w:r>
      <w:r w:rsidRPr="00D03F67" w:rsidR="00257650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 w:rsidR="00257650">
        <w:rPr>
          <w:rFonts w:asciiTheme="majorBidi" w:hAnsiTheme="majorBidi" w:cstheme="majorBidi"/>
          <w:color w:val="EE0000"/>
          <w:lang w:val="en-US"/>
        </w:rPr>
        <w:t xml:space="preserve">[JSON </w:t>
      </w:r>
      <w:r w:rsidRPr="00D03F67" w:rsidR="00C905AD">
        <w:rPr>
          <w:rFonts w:asciiTheme="majorBidi" w:hAnsiTheme="majorBidi" w:cstheme="majorBidi"/>
          <w:color w:val="EE0000"/>
          <w:lang w:val="en-US"/>
        </w:rPr>
        <w:t xml:space="preserve">ImpactWeightings </w:t>
      </w:r>
      <w:r w:rsidRPr="00D03F67" w:rsidR="00736E54">
        <w:rPr>
          <w:rFonts w:asciiTheme="majorBidi" w:hAnsiTheme="majorBidi" w:cstheme="majorBidi"/>
          <w:color w:val="EE0000"/>
          <w:lang w:val="en-US"/>
        </w:rPr>
        <w:t>0-1</w:t>
      </w:r>
      <w:r w:rsidRPr="00D03F67" w:rsidR="0000465C">
        <w:rPr>
          <w:rFonts w:asciiTheme="majorBidi" w:hAnsiTheme="majorBidi" w:cstheme="majorBidi"/>
          <w:color w:val="EE0000"/>
          <w:lang w:val="en-US"/>
        </w:rPr>
        <w:t>]</w:t>
      </w:r>
    </w:p>
    <w:p w:rsidRPr="00D03F67" w:rsidR="00394B78" w:rsidP="00394B78" w:rsidRDefault="0000465C" w14:paraId="549E839D" w14:textId="44517602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The sum of all 7 fields must be exactly 100% to proceed.</w:t>
      </w:r>
      <w:r w:rsidRPr="00D03F67" w:rsidR="00394B78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</w:p>
    <w:p w:rsidRPr="00D03F67" w:rsidR="00840CAD" w:rsidP="00840CAD" w:rsidRDefault="00840CAD" w14:paraId="7AB4B3FF" w14:textId="77777777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Optimise energy efficiency and overall in-use performance. </w:t>
      </w:r>
    </w:p>
    <w:p w:rsidRPr="00D03F67" w:rsidR="00394B78" w:rsidP="00840CAD" w:rsidRDefault="00394B78" w14:paraId="37D187B2" w14:textId="5CAE93B9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Energy efficiency</w:t>
      </w:r>
      <w:r w:rsidRPr="00D03F67" w:rsidR="007644C4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 w:rsidR="007644C4">
        <w:rPr>
          <w:rFonts w:asciiTheme="majorBidi" w:hAnsiTheme="majorBidi" w:cstheme="majorBidi"/>
          <w:lang w:val="en-US"/>
        </w:rPr>
        <w:t>(Input Field(%))</w:t>
      </w:r>
    </w:p>
    <w:p w:rsidRPr="00D03F67" w:rsidR="00394B78" w:rsidP="00394B78" w:rsidRDefault="00394B78" w14:paraId="2C78E3A3" w14:textId="62B6F27A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Maintenance and fault prediction</w:t>
      </w:r>
      <w:r w:rsidRPr="00D03F67" w:rsidR="007644C4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 w:rsidR="007644C4">
        <w:rPr>
          <w:rFonts w:asciiTheme="majorBidi" w:hAnsiTheme="majorBidi" w:cstheme="majorBidi"/>
          <w:lang w:val="en-US"/>
        </w:rPr>
        <w:t>(Input Field(%))</w:t>
      </w:r>
    </w:p>
    <w:p w:rsidRPr="00D03F67" w:rsidR="00840CAD" w:rsidP="00840CAD" w:rsidRDefault="00840CAD" w14:paraId="3E0FDD8F" w14:textId="77777777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Adapt its operation to the needs of the occupant </w:t>
      </w:r>
    </w:p>
    <w:p w:rsidRPr="00D03F67" w:rsidR="00394B78" w:rsidP="00394B78" w:rsidRDefault="00394B78" w14:paraId="1F37A911" w14:textId="392E9F5B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lastRenderedPageBreak/>
        <w:t>Comfort</w:t>
      </w:r>
      <w:r w:rsidRPr="00D03F67" w:rsidR="007644C4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 w:rsidR="007644C4">
        <w:rPr>
          <w:rFonts w:asciiTheme="majorBidi" w:hAnsiTheme="majorBidi" w:cstheme="majorBidi"/>
          <w:lang w:val="en-US"/>
        </w:rPr>
        <w:t>(Input Field(%))</w:t>
      </w:r>
    </w:p>
    <w:p w:rsidRPr="00D03F67" w:rsidR="00394B78" w:rsidP="00394B78" w:rsidRDefault="00394B78" w14:paraId="00BF7977" w14:textId="510990B2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Convenience</w:t>
      </w:r>
      <w:r w:rsidRPr="00D03F67" w:rsidR="007644C4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 w:rsidR="007644C4">
        <w:rPr>
          <w:rFonts w:asciiTheme="majorBidi" w:hAnsiTheme="majorBidi" w:cstheme="majorBidi"/>
          <w:lang w:val="en-US"/>
        </w:rPr>
        <w:t>(Input Field(%))</w:t>
      </w:r>
    </w:p>
    <w:p w:rsidRPr="00D03F67" w:rsidR="00394B78" w:rsidP="00394B78" w:rsidRDefault="00394B78" w14:paraId="510EA6C8" w14:textId="7AB4C590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Health, well-being and accessibility</w:t>
      </w:r>
      <w:r w:rsidRPr="00D03F67" w:rsidR="007644C4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 w:rsidR="007644C4">
        <w:rPr>
          <w:rFonts w:asciiTheme="majorBidi" w:hAnsiTheme="majorBidi" w:cstheme="majorBidi"/>
          <w:lang w:val="en-US"/>
        </w:rPr>
        <w:t>(Input Field(%))</w:t>
      </w:r>
    </w:p>
    <w:p w:rsidRPr="00D03F67" w:rsidR="00394B78" w:rsidP="00394B78" w:rsidRDefault="00394B78" w14:paraId="24755379" w14:textId="7700E14A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Information to occupants. </w:t>
      </w:r>
      <w:r w:rsidRPr="00D03F67" w:rsidR="007644C4">
        <w:rPr>
          <w:rFonts w:asciiTheme="majorBidi" w:hAnsiTheme="majorBidi" w:cstheme="majorBidi"/>
          <w:lang w:val="en-US"/>
        </w:rPr>
        <w:t>(Input Field(%))</w:t>
      </w:r>
    </w:p>
    <w:p w:rsidRPr="00D03F67" w:rsidR="00840CAD" w:rsidP="00840CAD" w:rsidRDefault="00840CAD" w14:paraId="48EE09FE" w14:textId="77777777">
      <w:pPr>
        <w:pStyle w:val="a6"/>
        <w:numPr>
          <w:ilvl w:val="2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Adapt to signals from the grid (energy flexibility)</w:t>
      </w:r>
    </w:p>
    <w:p w:rsidRPr="00D03F67" w:rsidR="00394B78" w:rsidP="00394B78" w:rsidRDefault="00394B78" w14:paraId="2DEFBB5F" w14:textId="040C1123">
      <w:pPr>
        <w:pStyle w:val="a6"/>
        <w:numPr>
          <w:ilvl w:val="3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Energy flexibility and storage. </w:t>
      </w:r>
      <w:r w:rsidRPr="00D03F67" w:rsidR="007644C4">
        <w:rPr>
          <w:rFonts w:asciiTheme="majorBidi" w:hAnsiTheme="majorBidi" w:cstheme="majorBidi"/>
          <w:lang w:val="en-US"/>
        </w:rPr>
        <w:t>(Input Field(%))</w:t>
      </w:r>
    </w:p>
    <w:p w:rsidRPr="00D03F67" w:rsidR="003A6D39" w:rsidP="003A6D39" w:rsidRDefault="003A6D39" w14:paraId="22221D96" w14:textId="1C0ED7BD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default values set to zero, forcing the user to fill them in</w:t>
      </w:r>
    </w:p>
    <w:p w:rsidRPr="00D03F67" w:rsidR="00394B78" w:rsidP="007470CC" w:rsidRDefault="00394B78" w14:paraId="090BA713" w14:textId="631354DB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Level </w:t>
      </w:r>
      <w:r w:rsidRPr="00D03F67" w:rsidR="00BB11AF">
        <w:rPr>
          <w:rFonts w:asciiTheme="majorBidi" w:hAnsiTheme="majorBidi" w:cstheme="majorBidi"/>
          <w:color w:val="156082" w:themeColor="accent1"/>
          <w:lang w:val="en-US"/>
        </w:rPr>
        <w:t>2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: Domain Weighting per Impact Category (Multi-tabbed) </w:t>
      </w:r>
      <w:r w:rsidRPr="00D03F67" w:rsidR="00C905AD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 w:rsidR="00C905AD">
        <w:rPr>
          <w:rFonts w:asciiTheme="majorBidi" w:hAnsiTheme="majorBidi" w:cstheme="majorBidi"/>
          <w:color w:val="EE0000"/>
          <w:lang w:val="en-US"/>
        </w:rPr>
        <w:t>[JSON DomainWeightings</w:t>
      </w:r>
      <w:r w:rsidRPr="00D03F67" w:rsidR="00736E54">
        <w:rPr>
          <w:rFonts w:asciiTheme="majorBidi" w:hAnsiTheme="majorBidi" w:cstheme="majorBidi"/>
          <w:color w:val="EE0000"/>
          <w:lang w:val="en-US"/>
        </w:rPr>
        <w:t xml:space="preserve"> 0-1</w:t>
      </w:r>
      <w:r w:rsidRPr="00D03F67" w:rsidR="00C905AD">
        <w:rPr>
          <w:rFonts w:asciiTheme="majorBidi" w:hAnsiTheme="majorBidi" w:cstheme="majorBidi"/>
          <w:color w:val="EE0000"/>
          <w:lang w:val="en-US"/>
        </w:rPr>
        <w:t>]</w:t>
      </w:r>
    </w:p>
    <w:p w:rsidRPr="00D03F67" w:rsidR="00394B78" w:rsidP="00556272" w:rsidRDefault="00394B78" w14:paraId="4B119CE4" w14:textId="10F10BEC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For each of the 7 Impact Categories listed above the user assigns weights to the Domains</w:t>
      </w:r>
      <w:r w:rsidRPr="00D03F67" w:rsidR="00556272">
        <w:rPr>
          <w:rFonts w:asciiTheme="majorBidi" w:hAnsiTheme="majorBidi" w:cstheme="majorBidi"/>
          <w:color w:val="156082" w:themeColor="accent1"/>
          <w:lang w:val="en-US"/>
        </w:rPr>
        <w:t>:</w:t>
      </w:r>
    </w:p>
    <w:p w:rsidRPr="00D03F67" w:rsidR="00556272" w:rsidP="00EF4CF3" w:rsidRDefault="00556272" w14:paraId="66DE518C" w14:textId="77777777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Heating 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556272" w:rsidP="00EF4CF3" w:rsidRDefault="00556272" w14:paraId="33613537" w14:textId="57E26D84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Domestic Hot Water 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556272" w:rsidP="00556272" w:rsidRDefault="00556272" w14:paraId="3343475D" w14:textId="517FCA76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Cooling 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556272" w:rsidP="00556272" w:rsidRDefault="00556272" w14:paraId="37159719" w14:textId="0793C2B1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Ventilation 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556272" w:rsidP="00556272" w:rsidRDefault="00556272" w14:paraId="52526B87" w14:textId="102F4136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Lighting (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556272" w:rsidP="00556272" w:rsidRDefault="00556272" w14:paraId="3EF404E4" w14:textId="462B71B2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Dynamic Building Envelopr 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556272" w:rsidP="00556272" w:rsidRDefault="00556272" w14:paraId="326C796B" w14:textId="50082C1D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Electricity 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556272" w:rsidP="00556272" w:rsidRDefault="00556272" w14:paraId="067AC881" w14:textId="2F90575A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Electric Vehicle Charging 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556272" w:rsidP="00556272" w:rsidRDefault="00556272" w14:paraId="2E2CAB19" w14:textId="7B868424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Monitoring and Control </w:t>
      </w:r>
      <w:r w:rsidRPr="00D03F67">
        <w:rPr>
          <w:rFonts w:asciiTheme="majorBidi" w:hAnsiTheme="majorBidi" w:cstheme="majorBidi"/>
          <w:lang w:val="en-US"/>
        </w:rPr>
        <w:t>(Input Field(%))</w:t>
      </w:r>
    </w:p>
    <w:p w:rsidRPr="00D03F67" w:rsidR="00394B78" w:rsidP="007470CC" w:rsidRDefault="00394B78" w14:paraId="50609B59" w14:textId="284FFC8E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The sum in each sub-tab </w:t>
      </w:r>
      <w:r w:rsidRPr="00D03F67" w:rsidR="007470CC">
        <w:rPr>
          <w:rFonts w:asciiTheme="majorBidi" w:hAnsiTheme="majorBidi" w:cstheme="majorBidi"/>
          <w:color w:val="156082" w:themeColor="accent1"/>
          <w:lang w:val="en-US"/>
        </w:rPr>
        <w:t xml:space="preserve">is presented and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must be 100%.</w:t>
      </w:r>
    </w:p>
    <w:p w:rsidRPr="00D03F67" w:rsidR="00800073" w:rsidP="007470CC" w:rsidRDefault="003A6D39" w14:paraId="4113BF49" w14:textId="07BE4FD8">
      <w:pPr>
        <w:pStyle w:val="a6"/>
        <w:numPr>
          <w:ilvl w:val="1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default values set to zero, forcing the user to fill them in</w:t>
      </w:r>
    </w:p>
    <w:p w:rsidRPr="00D03F67" w:rsidR="002834D2" w:rsidP="007470CC" w:rsidRDefault="00394B78" w14:paraId="3E55F697" w14:textId="259BB5C1">
      <w:pPr>
        <w:pStyle w:val="a6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The "Next" button remains disabled until all levels (Pillars, Impacts, and Domain-Impact sets) independently satisfy the 100% sum requirement. </w:t>
      </w:r>
    </w:p>
    <w:p w:rsidRPr="00D03F67" w:rsidR="007470CC" w:rsidP="007470CC" w:rsidRDefault="007470CC" w14:paraId="30AA847C" w14:textId="77777777">
      <w:pPr>
        <w:pStyle w:val="a6"/>
        <w:rPr>
          <w:rFonts w:asciiTheme="majorBidi" w:hAnsiTheme="majorBidi" w:cstheme="majorBidi"/>
          <w:lang w:val="en-US"/>
        </w:rPr>
      </w:pPr>
    </w:p>
    <w:p w:rsidRPr="00D03F67" w:rsidR="002834D2" w:rsidP="00BA1597" w:rsidRDefault="0084180F" w14:paraId="00192D19" w14:textId="1AE94C4F">
      <w:pPr>
        <w:pStyle w:val="1"/>
        <w:rPr>
          <w:rFonts w:asciiTheme="majorBidi" w:hAnsiTheme="majorBidi"/>
        </w:rPr>
      </w:pPr>
      <w:r w:rsidRPr="00D03F67">
        <w:rPr>
          <w:rFonts w:asciiTheme="majorBidi" w:hAnsiTheme="majorBidi"/>
          <w:lang w:val="en-US"/>
        </w:rPr>
        <w:t xml:space="preserve">Domains </w:t>
      </w:r>
      <w:r w:rsidRPr="00D03F67" w:rsidR="002834D2">
        <w:rPr>
          <w:rFonts w:asciiTheme="majorBidi" w:hAnsiTheme="majorBidi"/>
          <w:lang w:val="en-US"/>
        </w:rPr>
        <w:t>multi-tabbed dashboard</w:t>
      </w:r>
    </w:p>
    <w:p w:rsidRPr="00D03F67" w:rsidR="006323BB" w:rsidP="006323BB" w:rsidRDefault="006323BB" w14:paraId="7A25EFFB" w14:textId="77777777">
      <w:pPr>
        <w:rPr>
          <w:rFonts w:asciiTheme="majorBidi" w:hAnsiTheme="majorBidi" w:cstheme="majorBidi"/>
          <w:lang w:val="en-US"/>
        </w:rPr>
      </w:pPr>
    </w:p>
    <w:p w:rsidRPr="00D03F67" w:rsidR="006323BB" w:rsidP="006323BB" w:rsidRDefault="006323BB" w14:paraId="27AFDAE9" w14:textId="67BBF2A1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Following the “General Information’s section</w:t>
      </w:r>
      <w:r w:rsidRPr="00D03F67" w:rsidR="007470CC">
        <w:rPr>
          <w:rFonts w:asciiTheme="majorBidi" w:hAnsiTheme="majorBidi" w:cstheme="majorBidi"/>
          <w:color w:val="156082" w:themeColor="accent1"/>
          <w:lang w:val="en-US"/>
        </w:rPr>
        <w:t xml:space="preserve"> (or the weighting setting section for some users)</w:t>
      </w:r>
      <w:r w:rsidRPr="00D03F67" w:rsidR="00DD7ACD">
        <w:rPr>
          <w:rFonts w:asciiTheme="majorBidi" w:hAnsiTheme="majorBidi" w:cstheme="majorBidi"/>
          <w:color w:val="156082" w:themeColor="accent1"/>
          <w:lang w:val="en-US"/>
        </w:rPr>
        <w:t>,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 the interface will navigate to a multi-tabbed dashboard (e.g., Heating, DHW, etc.)</w:t>
      </w:r>
    </w:p>
    <w:p w:rsidRPr="00D03F67" w:rsidR="006323BB" w:rsidP="006323BB" w:rsidRDefault="006323BB" w14:paraId="206DDDC2" w14:textId="33590DCB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The visibility of these tabs is determined by the "Domain Present" status selected in the General Information section:</w:t>
      </w:r>
      <w:r w:rsidRPr="00D03F67" w:rsidR="00F525D4">
        <w:rPr>
          <w:rFonts w:asciiTheme="majorBidi" w:hAnsiTheme="majorBidi" w:cstheme="majorBidi"/>
          <w:color w:val="156082" w:themeColor="accent1"/>
          <w:lang w:val="en-US"/>
        </w:rPr>
        <w:t xml:space="preserve"> </w:t>
      </w:r>
      <w:r w:rsidRPr="00D03F67" w:rsidR="00F525D4">
        <w:rPr>
          <w:rFonts w:asciiTheme="majorBidi" w:hAnsiTheme="majorBidi" w:cstheme="majorBidi"/>
          <w:color w:val="EE0000"/>
          <w:lang w:val="en-US"/>
        </w:rPr>
        <w:t>[JSON Level]</w:t>
      </w:r>
    </w:p>
    <w:p w:rsidRPr="00D03F67" w:rsidR="006323BB" w:rsidP="006323BB" w:rsidRDefault="006323BB" w14:paraId="31E12F66" w14:textId="77777777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If 1 (Present): The domain tab is fully visible and interactive. </w:t>
      </w:r>
    </w:p>
    <w:p w:rsidRPr="00D03F67" w:rsidR="006323BB" w:rsidP="006323BB" w:rsidRDefault="006323BB" w14:paraId="26E42051" w14:textId="47EC1477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If 2 (Absent but Mandatory): </w:t>
      </w:r>
      <w:r w:rsidRPr="00D03F67" w:rsidR="00A13591">
        <w:rPr>
          <w:rFonts w:asciiTheme="majorBidi" w:hAnsiTheme="majorBidi" w:cstheme="majorBidi"/>
          <w:color w:val="156082" w:themeColor="accent1"/>
          <w:lang w:val="en-US"/>
        </w:rPr>
        <w:t>The domain tab is hidden. The system flags the domain as ¨Absent but Mandatory¨ in the JSON (Presence: 2)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. </w:t>
      </w:r>
      <w:r w:rsidR="00982DDB">
        <w:rPr>
          <w:rFonts w:asciiTheme="majorBidi" w:hAnsiTheme="majorBidi" w:cstheme="majorBidi"/>
          <w:color w:val="156082" w:themeColor="accent1"/>
          <w:lang w:val="en-US"/>
        </w:rPr>
        <w:t xml:space="preserve">– </w:t>
      </w:r>
      <w:r w:rsidRPr="00982DDB" w:rsidR="00982DDB">
        <w:rPr>
          <w:rFonts w:asciiTheme="majorBidi" w:hAnsiTheme="majorBidi" w:cstheme="majorBidi"/>
          <w:b/>
          <w:bCs/>
          <w:color w:val="47D459" w:themeColor="accent3" w:themeTint="99"/>
          <w:u w:val="single"/>
          <w:lang w:val="en-US"/>
        </w:rPr>
        <w:t>we will have the values only as readable for the user</w:t>
      </w:r>
    </w:p>
    <w:p w:rsidRPr="00D03F67" w:rsidR="006323BB" w:rsidP="006323BB" w:rsidRDefault="006323BB" w14:paraId="18B8891D" w14:textId="65644803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If 0 (Absent and Not Mandatory): The domain tab is hidden and entirely excluded from the calculation.</w:t>
      </w:r>
    </w:p>
    <w:p w:rsidRPr="00D03F67" w:rsidR="00F525D4" w:rsidP="00F525D4" w:rsidRDefault="00F525D4" w14:paraId="5B64C352" w14:textId="0AD611A8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Otherwise -1 based on the switch bellow</w:t>
      </w:r>
    </w:p>
    <w:p w:rsidRPr="00D03F67" w:rsidR="006323BB" w:rsidP="006323BB" w:rsidRDefault="006323BB" w14:paraId="7A70CE29" w14:textId="77777777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The content within these tabs is dynamic. The system will display specific service categories and level descriptions based on the user's SRI Method selection</w:t>
      </w:r>
    </w:p>
    <w:p w:rsidRPr="00D03F67" w:rsidR="006323BB" w:rsidP="006323BB" w:rsidRDefault="006323BB" w14:paraId="54A1F6AD" w14:textId="77777777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lastRenderedPageBreak/>
        <w:t>Certain categories remain hidden if Method A is selected (e.g. H2d: Sequencing of different heat generators)</w:t>
      </w:r>
    </w:p>
    <w:p w:rsidRPr="00D03F67" w:rsidR="006323BB" w:rsidP="006323BB" w:rsidRDefault="006323BB" w14:paraId="64812762" w14:textId="77777777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For services appearing in both methods, the dropdown text for functionality levels will update to match the specific technical definitions of the selected Method.</w:t>
      </w:r>
    </w:p>
    <w:p w:rsidRPr="00D03F67" w:rsidR="006323BB" w:rsidP="006323BB" w:rsidRDefault="006323BB" w14:paraId="49D0C0F4" w14:textId="185E8A63">
      <w:pPr>
        <w:pStyle w:val="a6"/>
        <w:numPr>
          <w:ilvl w:val="0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Each category starts with a Yes/No switch button labeled "Applicable."</w:t>
      </w:r>
    </w:p>
    <w:p w:rsidRPr="00D03F67" w:rsidR="00367962" w:rsidP="006323BB" w:rsidRDefault="006323BB" w14:paraId="726694F3" w14:textId="77777777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If No: The category is excluded from the calculation.</w:t>
      </w:r>
    </w:p>
    <w:p w:rsidRPr="00D03F67" w:rsidR="00082945" w:rsidP="00082945" w:rsidRDefault="00082945" w14:paraId="1924662C" w14:textId="4ED0BA0F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Affect Maximum Obtainable Score? (Checkbox) ." </w:t>
      </w:r>
      <w:r w:rsidRPr="00D03F67">
        <w:rPr>
          <w:rFonts w:asciiTheme="majorBidi" w:hAnsiTheme="majorBidi" w:cstheme="majorBidi"/>
          <w:color w:val="EE0000"/>
          <w:lang w:val="en-US"/>
        </w:rPr>
        <w:t>[JSON Triage]</w:t>
      </w:r>
    </w:p>
    <w:p w:rsidRPr="00D03F67" w:rsidR="00367962" w:rsidP="00367962" w:rsidRDefault="00367962" w14:paraId="4C40CEFC" w14:textId="20175A4F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Functionality Level: -1</w:t>
      </w:r>
      <w:r w:rsidRPr="00D03F67" w:rsidR="00082945">
        <w:rPr>
          <w:rFonts w:asciiTheme="majorBidi" w:hAnsiTheme="majorBidi" w:cstheme="majorBidi"/>
          <w:color w:val="156082" w:themeColor="accent1"/>
        </w:rPr>
        <w:t xml:space="preserve"> </w:t>
      </w:r>
      <w:r w:rsidRPr="00D03F67" w:rsidR="00082945">
        <w:rPr>
          <w:rFonts w:asciiTheme="majorBidi" w:hAnsiTheme="majorBidi" w:cstheme="majorBidi"/>
          <w:color w:val="EE0000"/>
          <w:lang w:val="en-US"/>
        </w:rPr>
        <w:t>[JSON Level -1]</w:t>
      </w:r>
    </w:p>
    <w:p w:rsidRPr="00D03F67" w:rsidR="00367962" w:rsidP="00367962" w:rsidRDefault="00367962" w14:paraId="7ABC8156" w14:textId="3057FCD5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Compliance (Share %): 100%</w:t>
      </w:r>
      <w:r w:rsidRPr="00D03F67" w:rsidR="00082945">
        <w:rPr>
          <w:rFonts w:asciiTheme="majorBidi" w:hAnsiTheme="majorBidi" w:cstheme="majorBidi"/>
          <w:color w:val="156082" w:themeColor="accent1"/>
        </w:rPr>
        <w:t xml:space="preserve"> </w:t>
      </w:r>
      <w:r w:rsidRPr="00D03F67" w:rsidR="00082945">
        <w:rPr>
          <w:rFonts w:asciiTheme="majorBidi" w:hAnsiTheme="majorBidi" w:cstheme="majorBidi"/>
          <w:color w:val="EE0000"/>
          <w:lang w:val="en-US"/>
        </w:rPr>
        <w:t>[JSON Compliance 1]</w:t>
      </w:r>
    </w:p>
    <w:p w:rsidRPr="00D03F67" w:rsidR="006323BB" w:rsidP="00367962" w:rsidRDefault="00367962" w14:paraId="68872F20" w14:textId="38DFBF59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(“Functionality level-1 corresponds to not applicable service. If that is the case, then the compliance must be 100% for that level, and no other functionality level can appear.”)</w:t>
      </w:r>
    </w:p>
    <w:p w:rsidRPr="00D03F67" w:rsidR="006323BB" w:rsidP="006323BB" w:rsidRDefault="006323BB" w14:paraId="2527BA57" w14:textId="77572661">
      <w:pPr>
        <w:pStyle w:val="a6"/>
        <w:numPr>
          <w:ilvl w:val="1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If Yes: </w:t>
      </w:r>
      <w:r w:rsidRPr="00D03F67" w:rsidR="00F525D4">
        <w:rPr>
          <w:rFonts w:asciiTheme="majorBidi" w:hAnsiTheme="majorBidi" w:cstheme="majorBidi"/>
          <w:color w:val="EE0000"/>
          <w:lang w:val="en-US"/>
        </w:rPr>
        <w:t>[JSON Compliance</w:t>
      </w:r>
      <w:r w:rsidRPr="00D03F67" w:rsidR="004F74EF">
        <w:rPr>
          <w:rFonts w:asciiTheme="majorBidi" w:hAnsiTheme="majorBidi" w:cstheme="majorBidi"/>
          <w:color w:val="EE0000"/>
          <w:lang w:val="en-US"/>
        </w:rPr>
        <w:t xml:space="preserve"> 0-1</w:t>
      </w:r>
      <w:r w:rsidRPr="00D03F67" w:rsidR="00F525D4">
        <w:rPr>
          <w:rFonts w:asciiTheme="majorBidi" w:hAnsiTheme="majorBidi" w:cstheme="majorBidi"/>
          <w:color w:val="EE0000"/>
          <w:lang w:val="en-US"/>
        </w:rPr>
        <w:t>]</w:t>
      </w:r>
    </w:p>
    <w:p w:rsidRPr="00D03F67" w:rsidR="006323BB" w:rsidP="006323BB" w:rsidRDefault="006323BB" w14:paraId="00245BAC" w14:textId="77777777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A drop-down list with the levels and a "Share %" input field (default value: 100) are revealed.</w:t>
      </w:r>
    </w:p>
    <w:p w:rsidRPr="00D03F67" w:rsidR="006323BB" w:rsidP="006323BB" w:rsidRDefault="006323BB" w14:paraId="0DDD9494" w14:textId="44F2BD05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>If the user enters a "</w:t>
      </w:r>
      <w:r w:rsidRPr="00D03F67" w:rsidR="00082945">
        <w:rPr>
          <w:rFonts w:asciiTheme="majorBidi" w:hAnsiTheme="majorBidi" w:cstheme="majorBidi"/>
          <w:color w:val="156082" w:themeColor="accent1"/>
          <w:lang w:val="en-US"/>
        </w:rPr>
        <w:t xml:space="preserve"> Compliance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" value of less than 100%, the system automatically generates a new row (Drop-down list + Share Input) to account for the remaining percentage.</w:t>
      </w:r>
    </w:p>
    <w:p w:rsidRPr="00D03F67" w:rsidR="006323BB" w:rsidP="006323BB" w:rsidRDefault="006323BB" w14:paraId="0899A300" w14:textId="789438AA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This process repeats (adding Level + </w:t>
      </w:r>
      <w:r w:rsidRPr="00D03F67" w:rsidR="004E3E1F">
        <w:rPr>
          <w:rFonts w:asciiTheme="majorBidi" w:hAnsiTheme="majorBidi" w:cstheme="majorBidi"/>
          <w:color w:val="156082" w:themeColor="accent1"/>
          <w:lang w:val="en-US"/>
        </w:rPr>
        <w:t xml:space="preserve">Compliance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sets) as long as the cumulative "</w:t>
      </w:r>
      <w:r w:rsidRPr="00D03F67" w:rsidR="004E3E1F">
        <w:rPr>
          <w:rFonts w:asciiTheme="majorBidi" w:hAnsiTheme="majorBidi" w:cstheme="majorBidi"/>
          <w:color w:val="156082" w:themeColor="accent1"/>
          <w:lang w:val="en-US"/>
        </w:rPr>
        <w:t xml:space="preserve"> Compliance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" total is less than 100%.</w:t>
      </w:r>
    </w:p>
    <w:p w:rsidRPr="00D03F67" w:rsidR="00AB4B87" w:rsidP="006323BB" w:rsidRDefault="00AB4B87" w14:paraId="666C865B" w14:textId="0EA8E9D3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156082" w:themeColor="accent1"/>
          <w:lang w:val="en-US"/>
        </w:rPr>
        <w:t xml:space="preserve">The system must prevent the user from moving to the next domain tab if the cumulative </w:t>
      </w:r>
      <w:r w:rsidRPr="00D03F67" w:rsidR="004E3E1F">
        <w:rPr>
          <w:rFonts w:asciiTheme="majorBidi" w:hAnsiTheme="majorBidi" w:cstheme="majorBidi"/>
          <w:color w:val="156082" w:themeColor="accent1"/>
          <w:lang w:val="en-US"/>
        </w:rPr>
        <w:t xml:space="preserve">Compliance </w:t>
      </w:r>
      <w:r w:rsidRPr="00D03F67">
        <w:rPr>
          <w:rFonts w:asciiTheme="majorBidi" w:hAnsiTheme="majorBidi" w:cstheme="majorBidi"/>
          <w:color w:val="156082" w:themeColor="accent1"/>
          <w:lang w:val="en-US"/>
        </w:rPr>
        <w:t>% of the current domain is not exactly 100%</w:t>
      </w:r>
    </w:p>
    <w:p w:rsidRPr="00D03F67" w:rsidR="0097691C" w:rsidP="006323BB" w:rsidRDefault="0097691C" w14:paraId="361E194F" w14:textId="78C33C09">
      <w:pPr>
        <w:pStyle w:val="a6"/>
        <w:numPr>
          <w:ilvl w:val="2"/>
          <w:numId w:val="1"/>
        </w:numPr>
        <w:rPr>
          <w:rFonts w:asciiTheme="majorBidi" w:hAnsiTheme="majorBidi" w:cstheme="majorBidi"/>
          <w:color w:val="156082" w:themeColor="accent1"/>
          <w:lang w:val="en-US"/>
        </w:rPr>
      </w:pPr>
      <w:r w:rsidRPr="00D03F67">
        <w:rPr>
          <w:rFonts w:asciiTheme="majorBidi" w:hAnsiTheme="majorBidi" w:cstheme="majorBidi"/>
          <w:color w:val="EE0000"/>
          <w:lang w:val="en-US"/>
        </w:rPr>
        <w:t>[JSON Triage=True]</w:t>
      </w:r>
    </w:p>
    <w:p w:rsidRPr="00D03F67" w:rsidR="00F300A5" w:rsidP="00F300A5" w:rsidRDefault="001C0429" w14:paraId="1F6E8C7F" w14:textId="6897B674">
      <w:pPr>
        <w:rPr>
          <w:rFonts w:asciiTheme="majorBidi" w:hAnsiTheme="majorBidi" w:cstheme="majorBidi"/>
          <w:lang w:val="en-US"/>
        </w:rPr>
      </w:pPr>
      <w:r w:rsidRPr="001C0429">
        <w:rPr>
          <w:rFonts w:asciiTheme="majorBidi" w:hAnsiTheme="majorBidi" w:cstheme="majorBidi"/>
          <w:lang w:val="en-US"/>
        </w:rPr>
        <w:t>Please find attached the “sri_fields” Excel file detailing the functional levels for each Smart Readiness Indicator (SRI) category. These levels are intended to be used as the options for the drop-down lists</w:t>
      </w:r>
    </w:p>
    <w:p w:rsidRPr="00D03F67" w:rsidR="000E6FC9" w:rsidP="00BA1597" w:rsidRDefault="000E6FC9" w14:paraId="6B405242" w14:textId="7FE17B73">
      <w:pPr>
        <w:pStyle w:val="1"/>
        <w:rPr>
          <w:rFonts w:asciiTheme="majorBidi" w:hAnsiTheme="majorBidi"/>
          <w:lang w:val="en-US"/>
        </w:rPr>
      </w:pPr>
      <w:r w:rsidRPr="00D03F67">
        <w:rPr>
          <w:rFonts w:asciiTheme="majorBidi" w:hAnsiTheme="majorBidi"/>
          <w:lang w:val="en-US"/>
        </w:rPr>
        <w:t>Results</w:t>
      </w:r>
      <w:r w:rsidRPr="00D03F67" w:rsidR="00FC423D">
        <w:rPr>
          <w:rFonts w:asciiTheme="majorBidi" w:hAnsiTheme="majorBidi"/>
          <w:lang w:val="en-US"/>
        </w:rPr>
        <w:t xml:space="preserve"> tab</w:t>
      </w:r>
    </w:p>
    <w:p w:rsidRPr="00D03F67" w:rsidR="00FC423D" w:rsidP="00FC423D" w:rsidRDefault="00FC423D" w14:paraId="0B027756" w14:textId="77777777">
      <w:p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After the data collection and calculation process, the platform displays the final SRI assessment. The results are presented in three levels of detail: </w:t>
      </w:r>
    </w:p>
    <w:p w:rsidRPr="00D03F67" w:rsidR="00FC423D" w:rsidP="00FC423D" w:rsidRDefault="00FC423D" w14:paraId="33919D16" w14:textId="4D777A0C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Overall SRI Score </w:t>
      </w:r>
      <w:r w:rsidRPr="00D03F67" w:rsidR="00AD6880">
        <w:rPr>
          <w:rFonts w:asciiTheme="majorBidi" w:hAnsiTheme="majorBidi" w:cstheme="majorBidi"/>
          <w:color w:val="EE0000"/>
          <w:lang w:val="en-US"/>
        </w:rPr>
        <w:t>[JSON TotalScore]</w:t>
      </w:r>
    </w:p>
    <w:p w:rsidRPr="00D03F67" w:rsidR="00FC423D" w:rsidP="00FC423D" w:rsidRDefault="00FC423D" w14:paraId="70A0A9A5" w14:textId="5E9920F1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SRI Rating (%): A single percentage representing the building's overall smart readiness. </w:t>
      </w:r>
    </w:p>
    <w:p w:rsidRPr="00D03F67" w:rsidR="000E6FC9" w:rsidP="00FC423D" w:rsidRDefault="00FC423D" w14:paraId="0B70E052" w14:textId="0794C044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Performance Class: A visual label (A to G) based on the overall percentage (similar to energy labels).</w:t>
      </w:r>
    </w:p>
    <w:p w:rsidRPr="00D03F67" w:rsidR="00FC423D" w:rsidP="00FC423D" w:rsidRDefault="00FC423D" w14:paraId="39153AA2" w14:textId="447A6C84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Impact Scores</w:t>
      </w:r>
      <w:r w:rsidRPr="00D03F67" w:rsidR="002221F4">
        <w:rPr>
          <w:rFonts w:asciiTheme="majorBidi" w:hAnsiTheme="majorBidi" w:cstheme="majorBidi"/>
          <w:lang w:val="en-US"/>
        </w:rPr>
        <w:t xml:space="preserve"> </w:t>
      </w:r>
      <w:r w:rsidRPr="00D03F67" w:rsidR="002221F4">
        <w:rPr>
          <w:rFonts w:asciiTheme="majorBidi" w:hAnsiTheme="majorBidi" w:cstheme="majorBidi"/>
          <w:color w:val="EE0000"/>
          <w:lang w:val="en-US"/>
        </w:rPr>
        <w:t>[JSON ImpactScores]</w:t>
      </w:r>
    </w:p>
    <w:p w:rsidRPr="00D03F67" w:rsidR="002221F4" w:rsidP="002221F4" w:rsidRDefault="002221F4" w14:paraId="46F96558" w14:textId="5C3F6729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A detailed table or</w:t>
      </w:r>
      <w:r w:rsidRPr="00D03F67" w:rsidR="002B7FFD">
        <w:rPr>
          <w:rFonts w:asciiTheme="majorBidi" w:hAnsiTheme="majorBidi" w:cstheme="majorBidi"/>
          <w:lang w:val="en-US"/>
        </w:rPr>
        <w:t>/and</w:t>
      </w:r>
      <w:r w:rsidRPr="00D03F67">
        <w:rPr>
          <w:rFonts w:asciiTheme="majorBidi" w:hAnsiTheme="majorBidi" w:cstheme="majorBidi"/>
          <w:lang w:val="en-US"/>
        </w:rPr>
        <w:t xml:space="preserve"> bar chart presenting the scores for each impact </w:t>
      </w:r>
    </w:p>
    <w:p w:rsidRPr="00D03F67" w:rsidR="009B6AF5" w:rsidP="009B6AF5" w:rsidRDefault="009B6AF5" w14:paraId="4D5BE145" w14:textId="313989C6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>Domain Scores</w:t>
      </w:r>
      <w:r w:rsidRPr="00D03F67" w:rsidR="002221F4">
        <w:rPr>
          <w:rFonts w:asciiTheme="majorBidi" w:hAnsiTheme="majorBidi" w:cstheme="majorBidi"/>
          <w:lang w:val="en-US"/>
        </w:rPr>
        <w:t xml:space="preserve"> </w:t>
      </w:r>
      <w:r w:rsidRPr="00D03F67" w:rsidR="002221F4">
        <w:rPr>
          <w:rFonts w:asciiTheme="majorBidi" w:hAnsiTheme="majorBidi" w:cstheme="majorBidi"/>
          <w:color w:val="EE0000"/>
          <w:lang w:val="en-US"/>
        </w:rPr>
        <w:t>[JSON DomainScores]</w:t>
      </w:r>
    </w:p>
    <w:p w:rsidRPr="00D03F67" w:rsidR="009B6AF5" w:rsidP="009B6AF5" w:rsidRDefault="009B6AF5" w14:paraId="01FC3D25" w14:textId="286ADC12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 A detailed table or</w:t>
      </w:r>
      <w:r w:rsidRPr="00D03F67" w:rsidR="002B7FFD">
        <w:rPr>
          <w:rFonts w:asciiTheme="majorBidi" w:hAnsiTheme="majorBidi" w:cstheme="majorBidi"/>
          <w:lang w:val="en-US"/>
        </w:rPr>
        <w:t>/and</w:t>
      </w:r>
      <w:r w:rsidRPr="00D03F67">
        <w:rPr>
          <w:rFonts w:asciiTheme="majorBidi" w:hAnsiTheme="majorBidi" w:cstheme="majorBidi"/>
          <w:lang w:val="en-US"/>
        </w:rPr>
        <w:t xml:space="preserve"> bar chart </w:t>
      </w:r>
      <w:r w:rsidRPr="00D03F67" w:rsidR="002221F4">
        <w:rPr>
          <w:rFonts w:asciiTheme="majorBidi" w:hAnsiTheme="majorBidi" w:cstheme="majorBidi"/>
          <w:lang w:val="en-US"/>
        </w:rPr>
        <w:t>presenting the scores</w:t>
      </w:r>
      <w:r w:rsidRPr="00D03F67">
        <w:rPr>
          <w:rFonts w:asciiTheme="majorBidi" w:hAnsiTheme="majorBidi" w:cstheme="majorBidi"/>
          <w:lang w:val="en-US"/>
        </w:rPr>
        <w:t xml:space="preserve"> for each domain</w:t>
      </w:r>
    </w:p>
    <w:p w:rsidRPr="00D03F67" w:rsidR="00EC6344" w:rsidP="00EC6344" w:rsidRDefault="00EC6344" w14:paraId="7D19F6B6" w14:textId="625B98F1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Detailed Score </w:t>
      </w:r>
      <w:r w:rsidRPr="00D03F67" w:rsidR="00752B7E">
        <w:rPr>
          <w:rFonts w:asciiTheme="majorBidi" w:hAnsiTheme="majorBidi" w:cstheme="majorBidi"/>
          <w:color w:val="EE0000"/>
          <w:lang w:val="en-US"/>
        </w:rPr>
        <w:t>[JSON DetailedScores]</w:t>
      </w:r>
    </w:p>
    <w:p w:rsidR="00EC6344" w:rsidP="00EC6344" w:rsidRDefault="00EC6344" w14:paraId="5752B3E2" w14:textId="6FD330E7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lastRenderedPageBreak/>
        <w:t>A detailed table (domain,</w:t>
      </w:r>
      <w:r w:rsidRPr="00D03F67" w:rsidR="002B7FFD">
        <w:rPr>
          <w:rFonts w:asciiTheme="majorBidi" w:hAnsiTheme="majorBidi" w:cstheme="majorBidi"/>
          <w:lang w:val="en-US"/>
        </w:rPr>
        <w:t xml:space="preserve"> </w:t>
      </w:r>
      <w:r w:rsidRPr="00D03F67">
        <w:rPr>
          <w:rFonts w:asciiTheme="majorBidi" w:hAnsiTheme="majorBidi" w:cstheme="majorBidi"/>
          <w:lang w:val="en-US"/>
        </w:rPr>
        <w:t>impact) or</w:t>
      </w:r>
      <w:r w:rsidRPr="00D03F67" w:rsidR="002B7FFD">
        <w:rPr>
          <w:rFonts w:asciiTheme="majorBidi" w:hAnsiTheme="majorBidi" w:cstheme="majorBidi"/>
          <w:lang w:val="en-US"/>
        </w:rPr>
        <w:t>/and</w:t>
      </w:r>
      <w:r w:rsidRPr="00D03F67">
        <w:rPr>
          <w:rFonts w:asciiTheme="majorBidi" w:hAnsiTheme="majorBidi" w:cstheme="majorBidi"/>
          <w:lang w:val="en-US"/>
        </w:rPr>
        <w:t xml:space="preserve"> heat map presenting the scores for each domain, impact set</w:t>
      </w:r>
    </w:p>
    <w:p w:rsidRPr="00D03F67" w:rsidR="005C08C7" w:rsidP="005C08C7" w:rsidRDefault="005C08C7" w14:paraId="5E3A25F0" w14:textId="5944D6AE">
      <w:pPr>
        <w:pStyle w:val="a6"/>
        <w:numPr>
          <w:ilvl w:val="0"/>
          <w:numId w:val="6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Aggregated Scores</w:t>
      </w:r>
      <w:r w:rsidRPr="00D03F67">
        <w:rPr>
          <w:rFonts w:asciiTheme="majorBidi" w:hAnsiTheme="majorBidi" w:cstheme="majorBidi"/>
          <w:lang w:val="en-US"/>
        </w:rPr>
        <w:t xml:space="preserve"> </w:t>
      </w:r>
      <w:r w:rsidRPr="00D03F67">
        <w:rPr>
          <w:rFonts w:asciiTheme="majorBidi" w:hAnsiTheme="majorBidi" w:cstheme="majorBidi"/>
          <w:color w:val="EE0000"/>
          <w:lang w:val="en-US"/>
        </w:rPr>
        <w:t>[JSON AggregatedScores]</w:t>
      </w:r>
    </w:p>
    <w:p w:rsidRPr="00D03F67" w:rsidR="005C08C7" w:rsidP="005C08C7" w:rsidRDefault="005C08C7" w14:paraId="77CE465A" w14:textId="1268D89D">
      <w:pPr>
        <w:pStyle w:val="a6"/>
        <w:numPr>
          <w:ilvl w:val="1"/>
          <w:numId w:val="6"/>
        </w:numPr>
        <w:rPr>
          <w:rFonts w:asciiTheme="majorBidi" w:hAnsiTheme="majorBidi" w:cstheme="majorBidi"/>
          <w:lang w:val="en-US"/>
        </w:rPr>
      </w:pPr>
      <w:r w:rsidRPr="00D03F67">
        <w:rPr>
          <w:rFonts w:asciiTheme="majorBidi" w:hAnsiTheme="majorBidi" w:cstheme="majorBidi"/>
          <w:lang w:val="en-US"/>
        </w:rPr>
        <w:t xml:space="preserve">A detailed table </w:t>
      </w:r>
      <w:r>
        <w:rPr>
          <w:rFonts w:asciiTheme="majorBidi" w:hAnsiTheme="majorBidi" w:cstheme="majorBidi"/>
          <w:lang w:val="en-US"/>
        </w:rPr>
        <w:t>of the scores</w:t>
      </w:r>
      <w:r w:rsidRPr="00D03F67">
        <w:rPr>
          <w:rFonts w:asciiTheme="majorBidi" w:hAnsiTheme="majorBidi" w:cstheme="majorBidi"/>
          <w:lang w:val="en-US"/>
        </w:rPr>
        <w:t xml:space="preserve"> </w:t>
      </w:r>
    </w:p>
    <w:p w:rsidRPr="005C08C7" w:rsidR="005C08C7" w:rsidP="005C08C7" w:rsidRDefault="005C08C7" w14:paraId="09961898" w14:textId="77777777">
      <w:pPr>
        <w:rPr>
          <w:rFonts w:asciiTheme="majorBidi" w:hAnsiTheme="majorBidi" w:cstheme="majorBidi"/>
          <w:lang w:val="en-US"/>
        </w:rPr>
      </w:pPr>
    </w:p>
    <w:sectPr w:rsidRPr="005C08C7" w:rsidR="005C08C7" w:rsidSect="00E9284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0573"/>
    <w:multiLevelType w:val="hybridMultilevel"/>
    <w:tmpl w:val="B6C41B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C67CAD"/>
    <w:multiLevelType w:val="hybridMultilevel"/>
    <w:tmpl w:val="92149876"/>
    <w:lvl w:ilvl="0" w:tplc="0408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F1757B"/>
    <w:multiLevelType w:val="hybridMultilevel"/>
    <w:tmpl w:val="9F0E66B6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1D05EF"/>
    <w:multiLevelType w:val="hybridMultilevel"/>
    <w:tmpl w:val="82DA8CEE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D631953"/>
    <w:multiLevelType w:val="multilevel"/>
    <w:tmpl w:val="91F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EF13E31"/>
    <w:multiLevelType w:val="hybridMultilevel"/>
    <w:tmpl w:val="E70C60A8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719997">
    <w:abstractNumId w:val="5"/>
  </w:num>
  <w:num w:numId="2" w16cid:durableId="520903097">
    <w:abstractNumId w:val="4"/>
  </w:num>
  <w:num w:numId="3" w16cid:durableId="204215290">
    <w:abstractNumId w:val="1"/>
  </w:num>
  <w:num w:numId="4" w16cid:durableId="1419251185">
    <w:abstractNumId w:val="0"/>
  </w:num>
  <w:num w:numId="5" w16cid:durableId="945505211">
    <w:abstractNumId w:val="2"/>
  </w:num>
  <w:num w:numId="6" w16cid:durableId="1008482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A9"/>
    <w:rsid w:val="0000233C"/>
    <w:rsid w:val="0000465C"/>
    <w:rsid w:val="00016DD4"/>
    <w:rsid w:val="00031E67"/>
    <w:rsid w:val="00037A98"/>
    <w:rsid w:val="000407CD"/>
    <w:rsid w:val="00062E84"/>
    <w:rsid w:val="00066903"/>
    <w:rsid w:val="00082945"/>
    <w:rsid w:val="000A0FE8"/>
    <w:rsid w:val="000C0380"/>
    <w:rsid w:val="000D20FA"/>
    <w:rsid w:val="000E6FC9"/>
    <w:rsid w:val="00136034"/>
    <w:rsid w:val="00163DAE"/>
    <w:rsid w:val="00183D03"/>
    <w:rsid w:val="001B61C1"/>
    <w:rsid w:val="001C0429"/>
    <w:rsid w:val="00206408"/>
    <w:rsid w:val="002221F4"/>
    <w:rsid w:val="00254B91"/>
    <w:rsid w:val="00257650"/>
    <w:rsid w:val="00262D62"/>
    <w:rsid w:val="00263BBD"/>
    <w:rsid w:val="002834D2"/>
    <w:rsid w:val="002973E1"/>
    <w:rsid w:val="002B7FFD"/>
    <w:rsid w:val="002D08CB"/>
    <w:rsid w:val="002F6315"/>
    <w:rsid w:val="0031191E"/>
    <w:rsid w:val="003120B7"/>
    <w:rsid w:val="00335B3E"/>
    <w:rsid w:val="003400FB"/>
    <w:rsid w:val="0034470E"/>
    <w:rsid w:val="00350B13"/>
    <w:rsid w:val="00367962"/>
    <w:rsid w:val="00394B37"/>
    <w:rsid w:val="00394B78"/>
    <w:rsid w:val="003A6D39"/>
    <w:rsid w:val="003B682A"/>
    <w:rsid w:val="003D595E"/>
    <w:rsid w:val="004E1FCB"/>
    <w:rsid w:val="004E3E1F"/>
    <w:rsid w:val="004F34F9"/>
    <w:rsid w:val="004F74EF"/>
    <w:rsid w:val="005430CC"/>
    <w:rsid w:val="00556272"/>
    <w:rsid w:val="00556980"/>
    <w:rsid w:val="00582698"/>
    <w:rsid w:val="00590CA9"/>
    <w:rsid w:val="005C08C7"/>
    <w:rsid w:val="005C2B15"/>
    <w:rsid w:val="005E15DB"/>
    <w:rsid w:val="005E1C46"/>
    <w:rsid w:val="00626079"/>
    <w:rsid w:val="006323BB"/>
    <w:rsid w:val="00736E54"/>
    <w:rsid w:val="007470CC"/>
    <w:rsid w:val="00752B7E"/>
    <w:rsid w:val="0075406F"/>
    <w:rsid w:val="007644C4"/>
    <w:rsid w:val="00774DE8"/>
    <w:rsid w:val="007E233A"/>
    <w:rsid w:val="007E5EED"/>
    <w:rsid w:val="00800073"/>
    <w:rsid w:val="0082124B"/>
    <w:rsid w:val="00822BB9"/>
    <w:rsid w:val="00840CAD"/>
    <w:rsid w:val="0084180F"/>
    <w:rsid w:val="00857F7B"/>
    <w:rsid w:val="009003B5"/>
    <w:rsid w:val="00900E52"/>
    <w:rsid w:val="0090286A"/>
    <w:rsid w:val="00934FC4"/>
    <w:rsid w:val="00953E33"/>
    <w:rsid w:val="0097691C"/>
    <w:rsid w:val="00982DDB"/>
    <w:rsid w:val="009B6AF5"/>
    <w:rsid w:val="009B76B8"/>
    <w:rsid w:val="009C6BCF"/>
    <w:rsid w:val="00A13591"/>
    <w:rsid w:val="00A708E1"/>
    <w:rsid w:val="00A90DF9"/>
    <w:rsid w:val="00AB4B87"/>
    <w:rsid w:val="00AD6880"/>
    <w:rsid w:val="00AE6EEA"/>
    <w:rsid w:val="00B030A7"/>
    <w:rsid w:val="00B05770"/>
    <w:rsid w:val="00B6235E"/>
    <w:rsid w:val="00B62B33"/>
    <w:rsid w:val="00B62CD1"/>
    <w:rsid w:val="00BA1597"/>
    <w:rsid w:val="00BB11AF"/>
    <w:rsid w:val="00C11CB6"/>
    <w:rsid w:val="00C555D8"/>
    <w:rsid w:val="00C5626E"/>
    <w:rsid w:val="00C57CFB"/>
    <w:rsid w:val="00C80BEA"/>
    <w:rsid w:val="00C905AD"/>
    <w:rsid w:val="00CA4466"/>
    <w:rsid w:val="00CD3634"/>
    <w:rsid w:val="00D03F67"/>
    <w:rsid w:val="00D050A8"/>
    <w:rsid w:val="00D879F6"/>
    <w:rsid w:val="00DB042A"/>
    <w:rsid w:val="00DD5FF0"/>
    <w:rsid w:val="00DD7ACD"/>
    <w:rsid w:val="00DE1E94"/>
    <w:rsid w:val="00DE30C5"/>
    <w:rsid w:val="00DE73CE"/>
    <w:rsid w:val="00E128BA"/>
    <w:rsid w:val="00E37E80"/>
    <w:rsid w:val="00E43091"/>
    <w:rsid w:val="00E62B37"/>
    <w:rsid w:val="00E746C7"/>
    <w:rsid w:val="00E82A98"/>
    <w:rsid w:val="00E92849"/>
    <w:rsid w:val="00EB3739"/>
    <w:rsid w:val="00EC2AC8"/>
    <w:rsid w:val="00EC6344"/>
    <w:rsid w:val="00ED1EC3"/>
    <w:rsid w:val="00EE6931"/>
    <w:rsid w:val="00F267F2"/>
    <w:rsid w:val="00F300A5"/>
    <w:rsid w:val="00F33AA8"/>
    <w:rsid w:val="00F37337"/>
    <w:rsid w:val="00F525D4"/>
    <w:rsid w:val="00F62C21"/>
    <w:rsid w:val="00FC423D"/>
    <w:rsid w:val="00FD52D7"/>
    <w:rsid w:val="00FE2236"/>
    <w:rsid w:val="0A493B7A"/>
    <w:rsid w:val="1597E927"/>
    <w:rsid w:val="1AA7D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ACA25"/>
  <w15:chartTrackingRefBased/>
  <w15:docId w15:val="{15B234FF-9789-4AC6-9C4B-6C7510BD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A159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90C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9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Επικεφαλίδα 1 Char"/>
    <w:basedOn w:val="a0"/>
    <w:link w:val="1"/>
    <w:uiPriority w:val="9"/>
    <w:rsid w:val="00BA1597"/>
    <w:rPr>
      <w:rFonts w:asciiTheme="majorHAnsi" w:hAnsiTheme="majorHAnsi" w:eastAsiaTheme="majorEastAsia" w:cstheme="majorBidi"/>
      <w:color w:val="000000" w:themeColor="text1"/>
      <w:sz w:val="32"/>
      <w:szCs w:val="40"/>
    </w:rPr>
  </w:style>
  <w:style w:type="character" w:styleId="2Char" w:customStyle="1">
    <w:name w:val="Επικεφαλίδα 2 Char"/>
    <w:basedOn w:val="a0"/>
    <w:link w:val="2"/>
    <w:uiPriority w:val="9"/>
    <w:rsid w:val="00590CA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Char" w:customStyle="1">
    <w:name w:val="Επικεφαλίδα 3 Char"/>
    <w:basedOn w:val="a0"/>
    <w:link w:val="3"/>
    <w:uiPriority w:val="9"/>
    <w:rsid w:val="00590CA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Char" w:customStyle="1">
    <w:name w:val="Επικεφαλίδα 4 Char"/>
    <w:basedOn w:val="a0"/>
    <w:link w:val="4"/>
    <w:uiPriority w:val="9"/>
    <w:semiHidden/>
    <w:rsid w:val="00590CA9"/>
    <w:rPr>
      <w:rFonts w:eastAsiaTheme="majorEastAsia" w:cstheme="majorBidi"/>
      <w:i/>
      <w:iCs/>
      <w:color w:val="0F4761" w:themeColor="accent1" w:themeShade="BF"/>
    </w:rPr>
  </w:style>
  <w:style w:type="character" w:styleId="5Char" w:customStyle="1">
    <w:name w:val="Επικεφαλίδα 5 Char"/>
    <w:basedOn w:val="a0"/>
    <w:link w:val="5"/>
    <w:uiPriority w:val="9"/>
    <w:semiHidden/>
    <w:rsid w:val="00590CA9"/>
    <w:rPr>
      <w:rFonts w:eastAsiaTheme="majorEastAsia" w:cstheme="majorBidi"/>
      <w:color w:val="0F4761" w:themeColor="accent1" w:themeShade="BF"/>
    </w:rPr>
  </w:style>
  <w:style w:type="character" w:styleId="6Char" w:customStyle="1">
    <w:name w:val="Επικεφαλίδα 6 Char"/>
    <w:basedOn w:val="a0"/>
    <w:link w:val="6"/>
    <w:uiPriority w:val="9"/>
    <w:semiHidden/>
    <w:rsid w:val="00590CA9"/>
    <w:rPr>
      <w:rFonts w:eastAsiaTheme="majorEastAsia" w:cstheme="majorBidi"/>
      <w:i/>
      <w:iCs/>
      <w:color w:val="595959" w:themeColor="text1" w:themeTint="A6"/>
    </w:rPr>
  </w:style>
  <w:style w:type="character" w:styleId="7Char" w:customStyle="1">
    <w:name w:val="Επικεφαλίδα 7 Char"/>
    <w:basedOn w:val="a0"/>
    <w:link w:val="7"/>
    <w:uiPriority w:val="9"/>
    <w:semiHidden/>
    <w:rsid w:val="00590CA9"/>
    <w:rPr>
      <w:rFonts w:eastAsiaTheme="majorEastAsia" w:cstheme="majorBidi"/>
      <w:color w:val="595959" w:themeColor="text1" w:themeTint="A6"/>
    </w:rPr>
  </w:style>
  <w:style w:type="character" w:styleId="8Char" w:customStyle="1">
    <w:name w:val="Επικεφαλίδα 8 Char"/>
    <w:basedOn w:val="a0"/>
    <w:link w:val="8"/>
    <w:uiPriority w:val="9"/>
    <w:semiHidden/>
    <w:rsid w:val="00590CA9"/>
    <w:rPr>
      <w:rFonts w:eastAsiaTheme="majorEastAsia" w:cstheme="majorBidi"/>
      <w:i/>
      <w:iCs/>
      <w:color w:val="272727" w:themeColor="text1" w:themeTint="D8"/>
    </w:rPr>
  </w:style>
  <w:style w:type="character" w:styleId="9Char" w:customStyle="1">
    <w:name w:val="Επικεφαλίδα 9 Char"/>
    <w:basedOn w:val="a0"/>
    <w:link w:val="9"/>
    <w:uiPriority w:val="9"/>
    <w:semiHidden/>
    <w:rsid w:val="00590C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90C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Τίτλος Char"/>
    <w:basedOn w:val="a0"/>
    <w:link w:val="a3"/>
    <w:uiPriority w:val="10"/>
    <w:rsid w:val="00590C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Υπότιτλος Char"/>
    <w:basedOn w:val="a0"/>
    <w:link w:val="a4"/>
    <w:uiPriority w:val="11"/>
    <w:rsid w:val="0059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0CA9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Απόσπασμα Char"/>
    <w:basedOn w:val="a0"/>
    <w:link w:val="a5"/>
    <w:uiPriority w:val="29"/>
    <w:rsid w:val="00590C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0C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0C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0CA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Έντονο απόσπ. Char"/>
    <w:basedOn w:val="a0"/>
    <w:link w:val="a8"/>
    <w:uiPriority w:val="30"/>
    <w:rsid w:val="00590C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0CA9"/>
    <w:rPr>
      <w:b/>
      <w:bCs/>
      <w:smallCaps/>
      <w:color w:val="0F4761" w:themeColor="accent1" w:themeShade="BF"/>
      <w:spacing w:val="5"/>
    </w:rPr>
  </w:style>
  <w:style w:type="paragraph" w:styleId="-HTML">
    <w:name w:val="HTML Preformatted"/>
    <w:basedOn w:val="a"/>
    <w:link w:val="-HTMLChar"/>
    <w:uiPriority w:val="99"/>
    <w:semiHidden/>
    <w:unhideWhenUsed/>
    <w:rsid w:val="00AB4B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-HTMLChar" w:customStyle="1">
    <w:name w:val="Προ-διαμορφωμένο HTML Char"/>
    <w:basedOn w:val="a0"/>
    <w:link w:val="-HTML"/>
    <w:uiPriority w:val="99"/>
    <w:semiHidden/>
    <w:rsid w:val="00AB4B8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3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10654E30FB404DBAE62FC77A5F52C9" ma:contentTypeVersion="13" ma:contentTypeDescription="Opret et nyt dokument." ma:contentTypeScope="" ma:versionID="67ea1b994361065d9a1e67948ed1049c">
  <xsd:schema xmlns:xsd="http://www.w3.org/2001/XMLSchema" xmlns:xs="http://www.w3.org/2001/XMLSchema" xmlns:p="http://schemas.microsoft.com/office/2006/metadata/properties" xmlns:ns2="140087f0-f2cf-4d03-a12f-df54800a3b25" xmlns:ns3="fa8e96a0-1291-4808-a5cf-8583f9bcd44a" targetNamespace="http://schemas.microsoft.com/office/2006/metadata/properties" ma:root="true" ma:fieldsID="71ee97a0686aee2119774b6d86f958ee" ns2:_="" ns3:_="">
    <xsd:import namespace="140087f0-f2cf-4d03-a12f-df54800a3b25"/>
    <xsd:import namespace="fa8e96a0-1291-4808-a5cf-8583f9bcd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0087f0-f2cf-4d03-a12f-df54800a3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980af00f-a595-4e2e-9f78-24a913e51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96a0-1291-4808-a5cf-8583f9bcd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ca97f3-ffb3-49cc-8151-cda10b0f76c9}" ma:internalName="TaxCatchAll" ma:showField="CatchAllData" ma:web="fa8e96a0-1291-4808-a5cf-8583f9bcd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e96a0-1291-4808-a5cf-8583f9bcd44a" xsi:nil="true"/>
    <lcf76f155ced4ddcb4097134ff3c332f xmlns="140087f0-f2cf-4d03-a12f-df54800a3b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627640-CCE1-4BBD-A479-C9B432A03E18}"/>
</file>

<file path=customXml/itemProps2.xml><?xml version="1.0" encoding="utf-8"?>
<ds:datastoreItem xmlns:ds="http://schemas.openxmlformats.org/officeDocument/2006/customXml" ds:itemID="{A592F6EA-9161-415A-984E-06B34BB7E1D1}"/>
</file>

<file path=customXml/itemProps3.xml><?xml version="1.0" encoding="utf-8"?>
<ds:datastoreItem xmlns:ds="http://schemas.openxmlformats.org/officeDocument/2006/customXml" ds:itemID="{06D8253F-3E20-4224-A27E-53EE70BDFE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ΧΑΝΤΕΣ ΔΗΜΗΤΡΙΟΣ</dc:creator>
  <cp:keywords/>
  <dc:description/>
  <cp:lastModifiedBy>kostas.panagopoulos@eurodyn.com</cp:lastModifiedBy>
  <cp:revision>4</cp:revision>
  <dcterms:created xsi:type="dcterms:W3CDTF">2026-05-13T08:09:00Z</dcterms:created>
  <dcterms:modified xsi:type="dcterms:W3CDTF">2026-05-18T12:15:12Z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0x0101009910654E30FB404DBAE62FC77A5F52C9</vt:lpwstr>
  </property>
  <property fmtid="{D5CDD505-2E9C-101B-9397-08002B2CF9AE}" pid="3" name="MediaServiceImageTags">
    <vt:lpwstr/>
  </property>
</Properties>
</file>